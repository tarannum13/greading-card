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B3388" w14:textId="59D1C7AC" w:rsidR="00431A9B" w:rsidRPr="00431A9B" w:rsidRDefault="0066421B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35270" wp14:editId="76236A00">
                <wp:simplePos x="0" y="0"/>
                <wp:positionH relativeFrom="column">
                  <wp:posOffset>10306050</wp:posOffset>
                </wp:positionH>
                <wp:positionV relativeFrom="paragraph">
                  <wp:posOffset>2971800</wp:posOffset>
                </wp:positionV>
                <wp:extent cx="1228725" cy="914400"/>
                <wp:effectExtent l="0" t="0" r="28575" b="19050"/>
                <wp:wrapNone/>
                <wp:docPr id="15762181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287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9F329" w14:textId="77777777" w:rsidR="00431A9B" w:rsidRDefault="00431A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C352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1.5pt;margin-top:234pt;width:96.75pt;height:1in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" fillcolor="white [3201]" strokeweight=".5pt">
                <v:textbox>
                  <w:txbxContent>
                    <w:p w14:paraId="2829F329" w14:textId="77777777" w:rsidR="00431A9B" w:rsidRDefault="00431A9B"/>
                  </w:txbxContent>
                </v:textbox>
              </v:shape>
            </w:pict>
          </mc:Fallback>
        </mc:AlternateContent>
      </w:r>
      <w:r w:rsidR="00431A9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FC9A2" wp14:editId="311923A5">
                <wp:simplePos x="0" y="0"/>
                <wp:positionH relativeFrom="column">
                  <wp:posOffset>1162050</wp:posOffset>
                </wp:positionH>
                <wp:positionV relativeFrom="paragraph">
                  <wp:posOffset>-419100</wp:posOffset>
                </wp:positionV>
                <wp:extent cx="3524250" cy="5372100"/>
                <wp:effectExtent l="0" t="0" r="19050" b="19050"/>
                <wp:wrapNone/>
                <wp:docPr id="101783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537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61A5A" w14:textId="2D945DC4" w:rsidR="00431A9B" w:rsidRPr="0066421B" w:rsidRDefault="00431A9B" w:rsidP="00431A9B">
                            <w:pPr>
                              <w:jc w:val="center"/>
                              <w:rPr>
                                <w:ins w:id="0" w:author="vampair07@outlook.com" w:date="2023-12-13T16:32:00Z"/>
                                <w:rFonts w:ascii="Algerian" w:hAnsi="Algerian"/>
                                <w:color w:val="C00000"/>
                                <w:sz w:val="56"/>
                                <w:szCs w:val="56"/>
                              </w:rPr>
                            </w:pPr>
                            <w:ins w:id="1" w:author="vampair07@outlook.com" w:date="2023-12-13T16:17:00Z">
                              <w:r w:rsidRPr="0066421B">
                                <w:rPr>
                                  <w:rFonts w:ascii="Algerian" w:hAnsi="Algerian"/>
                                  <w:color w:val="C00000"/>
                                  <w:sz w:val="56"/>
                                  <w:szCs w:val="56"/>
                                </w:rPr>
                                <w:t xml:space="preserve">HAPPY </w:t>
                              </w:r>
                            </w:ins>
                            <w:ins w:id="2" w:author="vampair07@outlook.com" w:date="2023-12-13T16:16:00Z">
                              <w:r w:rsidRPr="0066421B">
                                <w:rPr>
                                  <w:rFonts w:ascii="Algerian" w:hAnsi="Algerian"/>
                                  <w:color w:val="C00000"/>
                                  <w:sz w:val="56"/>
                                  <w:szCs w:val="56"/>
                                </w:rPr>
                                <w:t>NEW YEAR</w:t>
                              </w:r>
                            </w:ins>
                          </w:p>
                          <w:p w14:paraId="0310B99A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 xml:space="preserve">    Lovely thoughts</w:t>
                            </w:r>
                          </w:p>
                          <w:p w14:paraId="3A5992E5" w14:textId="3E0B4CD7" w:rsidR="00431A9B" w:rsidRDefault="005331E2" w:rsidP="005331E2">
                            <w:pPr>
                              <w:jc w:val="center"/>
                              <w:rPr>
                                <w:ins w:id="3" w:author="vampair07@outlook.com" w:date="2023-12-13T16:26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 xml:space="preserve">    </w:t>
                            </w:r>
                            <w:ins w:id="4" w:author="vampair07@outlook.com" w:date="2023-12-13T16:31:00Z">
                              <w:r w:rsidR="007E5A07">
                                <w:rPr>
                                  <w:rFonts w:ascii="Angsana New" w:hAnsi="Angsana New" w:cs="Angsana New"/>
                                  <w:noProof/>
                                  <w:color w:val="FFC000" w:themeColor="accent4"/>
                                  <w:sz w:val="56"/>
                                  <w:szCs w:val="56"/>
                                </w:rPr>
                                <w:drawing>
                                  <wp:inline distT="0" distB="0" distL="0" distR="0" wp14:anchorId="528F9D16" wp14:editId="661BC663">
                                    <wp:extent cx="2571750" cy="990600"/>
                                    <wp:effectExtent l="0" t="0" r="0" b="0"/>
                                    <wp:docPr id="229068694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9068694" name="Picture 229068694"/>
                                            <pic:cNvPicPr/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837473B0-CC2E-450A-ABE3-18F120FF3D39}">
                                                  <a1611:picAttrSrcUrl xmlns:a1611="http://schemas.microsoft.com/office/drawing/2016/11/main" r:id="rId5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71750" cy="990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ins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 xml:space="preserve">                              </w:t>
                            </w:r>
                          </w:p>
                          <w:p w14:paraId="7402B3D3" w14:textId="77777777" w:rsidR="005331E2" w:rsidRDefault="005331E2" w:rsidP="00431A9B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>One glass water,</w:t>
                            </w:r>
                          </w:p>
                          <w:p w14:paraId="0A1348EB" w14:textId="4B62C84D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 xml:space="preserve">Two glass </w:t>
                            </w:r>
                            <w:proofErr w:type="gramStart"/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>bear</w:t>
                            </w:r>
                            <w:proofErr w:type="gramEnd"/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>,</w:t>
                            </w:r>
                          </w:p>
                          <w:p w14:paraId="268E26B5" w14:textId="214BB359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>Oh….! My dear,</w:t>
                            </w:r>
                          </w:p>
                          <w:p w14:paraId="1081BF3B" w14:textId="7AE0E1DE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>Wise you happy new year…!</w:t>
                            </w:r>
                          </w:p>
                          <w:p w14:paraId="2048EE3E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7E412425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191F8D20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>Bear,</w:t>
                            </w:r>
                          </w:p>
                          <w:p w14:paraId="5E68F397" w14:textId="2F884082" w:rsidR="000404A8" w:rsidRDefault="005331E2" w:rsidP="005331E2">
                            <w:pPr>
                              <w:rPr>
                                <w:ins w:id="5" w:author="vampair07@outlook.com" w:date="2023-12-13T16:27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  <w:t xml:space="preserve">     </w:t>
                            </w:r>
                          </w:p>
                          <w:p w14:paraId="6AF28DB8" w14:textId="15D8819B" w:rsidR="000404A8" w:rsidRDefault="000404A8" w:rsidP="00431A9B">
                            <w:pPr>
                              <w:jc w:val="center"/>
                              <w:rPr>
                                <w:ins w:id="6" w:author="vampair07@outlook.com" w:date="2023-12-13T16:27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ins w:id="7" w:author="vampair07@outlook.com" w:date="2023-12-13T16:27:00Z"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 xml:space="preserve">Two glass </w:t>
                              </w:r>
                              <w:proofErr w:type="gramStart"/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>bear</w:t>
                              </w:r>
                              <w:proofErr w:type="gramEnd"/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>,</w:t>
                              </w:r>
                            </w:ins>
                          </w:p>
                          <w:p w14:paraId="3E4A1184" w14:textId="77777777" w:rsidR="005331E2" w:rsidRDefault="000404A8" w:rsidP="00431A9B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ins w:id="8" w:author="vampair07@outlook.com" w:date="2023-12-13T16:27:00Z"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>Oh…! My dear</w:t>
                              </w:r>
                            </w:ins>
                          </w:p>
                          <w:p w14:paraId="446C08FF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2AE99353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5E4C4EC0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2A611309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745E3BF5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667B5827" w14:textId="77777777" w:rsidR="005331E2" w:rsidRDefault="005331E2" w:rsidP="005331E2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76F2F124" w14:textId="2505B19B" w:rsidR="000404A8" w:rsidRDefault="000404A8" w:rsidP="005331E2">
                            <w:pPr>
                              <w:jc w:val="center"/>
                              <w:rPr>
                                <w:ins w:id="9" w:author="vampair07@outlook.com" w:date="2023-12-13T16:28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ins w:id="10" w:author="vampair07@outlook.com" w:date="2023-12-13T16:28:00Z"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>,</w:t>
                              </w:r>
                            </w:ins>
                          </w:p>
                          <w:p w14:paraId="3B50508C" w14:textId="2F287CE7" w:rsidR="000404A8" w:rsidRDefault="000404A8" w:rsidP="00431A9B">
                            <w:pPr>
                              <w:jc w:val="center"/>
                              <w:rPr>
                                <w:ins w:id="11" w:author="vampair07@outlook.com" w:date="2023-12-13T16:28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  <w:ins w:id="12" w:author="vampair07@outlook.com" w:date="2023-12-13T16:28:00Z"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 xml:space="preserve">Wise </w:t>
                              </w:r>
                              <w:proofErr w:type="gramStart"/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>you</w:t>
                              </w:r>
                              <w:proofErr w:type="gramEnd"/>
                              <w:r>
                                <w:rPr>
                                  <w:rFonts w:ascii="Angsana New" w:hAnsi="Angsana New" w:cs="Angsana New"/>
                                  <w:color w:val="FFD966" w:themeColor="accent4" w:themeTint="99"/>
                                  <w:sz w:val="56"/>
                                  <w:szCs w:val="56"/>
                                </w:rPr>
                                <w:t xml:space="preserve"> happy new year</w:t>
                              </w:r>
                            </w:ins>
                          </w:p>
                          <w:p w14:paraId="0F724848" w14:textId="77777777" w:rsidR="000404A8" w:rsidRDefault="000404A8" w:rsidP="00431A9B">
                            <w:pPr>
                              <w:jc w:val="center"/>
                              <w:rPr>
                                <w:ins w:id="13" w:author="vampair07@outlook.com" w:date="2023-12-13T16:26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07CFD1D1" w14:textId="77777777" w:rsidR="000404A8" w:rsidRDefault="000404A8" w:rsidP="00431A9B">
                            <w:pPr>
                              <w:jc w:val="center"/>
                              <w:rPr>
                                <w:ins w:id="14" w:author="vampair07@outlook.com" w:date="2023-12-13T16:26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</w:rPr>
                            </w:pPr>
                          </w:p>
                          <w:p w14:paraId="7051EA34" w14:textId="5BE4E9AD" w:rsidR="000404A8" w:rsidRPr="000404A8" w:rsidRDefault="000404A8" w:rsidP="00431A9B">
                            <w:pPr>
                              <w:jc w:val="center"/>
                              <w:rPr>
                                <w:ins w:id="15" w:author="vampair07@outlook.com" w:date="2023-12-13T16:20:00Z"/>
                                <w:rFonts w:ascii="Angsana New" w:hAnsi="Angsana New" w:cs="Angsana New"/>
                                <w:color w:val="FFD966" w:themeColor="accent4" w:themeTint="99"/>
                                <w:sz w:val="56"/>
                                <w:szCs w:val="56"/>
                                <w:rPrChange w:id="16" w:author="vampair07@outlook.com" w:date="2023-12-13T16:24:00Z">
                                  <w:rPr>
                                    <w:ins w:id="17" w:author="vampair07@outlook.com" w:date="2023-12-13T16:20:00Z"/>
                                    <w:sz w:val="56"/>
                                    <w:szCs w:val="56"/>
                                  </w:rPr>
                                </w:rPrChange>
                              </w:rPr>
                            </w:pPr>
                          </w:p>
                          <w:p w14:paraId="2C354E0E" w14:textId="77777777" w:rsidR="00431A9B" w:rsidRDefault="00431A9B" w:rsidP="00431A9B">
                            <w:pPr>
                              <w:jc w:val="center"/>
                              <w:rPr>
                                <w:ins w:id="18" w:author="vampair07@outlook.com" w:date="2023-12-13T16:20:00Z"/>
                                <w:sz w:val="56"/>
                                <w:szCs w:val="56"/>
                              </w:rPr>
                            </w:pPr>
                          </w:p>
                          <w:p w14:paraId="27971431" w14:textId="77777777" w:rsidR="00431A9B" w:rsidRDefault="00431A9B" w:rsidP="00431A9B">
                            <w:pPr>
                              <w:jc w:val="center"/>
                              <w:rPr>
                                <w:ins w:id="19" w:author="vampair07@outlook.com" w:date="2023-12-13T16:20:00Z"/>
                                <w:sz w:val="56"/>
                                <w:szCs w:val="56"/>
                              </w:rPr>
                            </w:pPr>
                          </w:p>
                          <w:p w14:paraId="1C586171" w14:textId="77777777" w:rsidR="00431A9B" w:rsidRDefault="00431A9B" w:rsidP="00431A9B">
                            <w:pPr>
                              <w:jc w:val="center"/>
                              <w:rPr>
                                <w:ins w:id="20" w:author="vampair07@outlook.com" w:date="2023-12-13T16:20:00Z"/>
                                <w:sz w:val="56"/>
                                <w:szCs w:val="56"/>
                              </w:rPr>
                            </w:pPr>
                          </w:p>
                          <w:p w14:paraId="6D292422" w14:textId="77777777" w:rsidR="00431A9B" w:rsidRDefault="00431A9B" w:rsidP="00431A9B">
                            <w:pPr>
                              <w:jc w:val="center"/>
                              <w:rPr>
                                <w:ins w:id="21" w:author="vampair07@outlook.com" w:date="2023-12-13T16:20:00Z"/>
                                <w:sz w:val="56"/>
                                <w:szCs w:val="56"/>
                              </w:rPr>
                            </w:pPr>
                          </w:p>
                          <w:p w14:paraId="25C877C1" w14:textId="77777777" w:rsidR="00431A9B" w:rsidRDefault="00431A9B" w:rsidP="00431A9B">
                            <w:pPr>
                              <w:jc w:val="center"/>
                              <w:rPr>
                                <w:ins w:id="22" w:author="vampair07@outlook.com" w:date="2023-12-13T16:20:00Z"/>
                                <w:sz w:val="56"/>
                                <w:szCs w:val="56"/>
                              </w:rPr>
                            </w:pPr>
                          </w:p>
                          <w:p w14:paraId="3FA49CF8" w14:textId="77777777" w:rsidR="00431A9B" w:rsidRDefault="00431A9B" w:rsidP="00431A9B">
                            <w:pPr>
                              <w:jc w:val="center"/>
                              <w:rPr>
                                <w:ins w:id="23" w:author="vampair07@outlook.com" w:date="2023-12-13T16:20:00Z"/>
                                <w:sz w:val="56"/>
                                <w:szCs w:val="56"/>
                              </w:rPr>
                            </w:pPr>
                          </w:p>
                          <w:p w14:paraId="1E465422" w14:textId="77777777" w:rsidR="00431A9B" w:rsidRPr="00431A9B" w:rsidRDefault="00431A9B">
                            <w:pPr>
                              <w:jc w:val="center"/>
                              <w:rPr>
                                <w:sz w:val="56"/>
                                <w:szCs w:val="56"/>
                                <w:rPrChange w:id="24" w:author="vampair07@outlook.com" w:date="2023-12-13T16:17:00Z">
                                  <w:rPr/>
                                </w:rPrChange>
                              </w:rPr>
                              <w:pPrChange w:id="25" w:author="vampair07@outlook.com" w:date="2023-12-13T16:16:00Z">
                                <w:pPr/>
                              </w:pPrChange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FC9A2" id="Rectangle 1" o:spid="_x0000_s1027" style="position:absolute;margin-left:91.5pt;margin-top:-33pt;width:277.5pt;height:42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" fillcolor="#4472c4 [3204]" strokecolor="#1f3763 [1604]" strokeweight="1pt">
                <v:textbox>
                  <w:txbxContent>
                    <w:p w14:paraId="72361A5A" w14:textId="2D945DC4" w:rsidR="00431A9B" w:rsidRPr="0066421B" w:rsidRDefault="00431A9B" w:rsidP="00431A9B">
                      <w:pPr>
                        <w:jc w:val="center"/>
                        <w:rPr>
                          <w:ins w:id="26" w:author="vampair07@outlook.com" w:date="2023-12-13T16:32:00Z"/>
                          <w:rFonts w:ascii="Algerian" w:hAnsi="Algerian"/>
                          <w:color w:val="C00000"/>
                          <w:sz w:val="56"/>
                          <w:szCs w:val="56"/>
                        </w:rPr>
                      </w:pPr>
                      <w:ins w:id="27" w:author="vampair07@outlook.com" w:date="2023-12-13T16:17:00Z">
                        <w:r w:rsidRPr="0066421B">
                          <w:rPr>
                            <w:rFonts w:ascii="Algerian" w:hAnsi="Algerian"/>
                            <w:color w:val="C00000"/>
                            <w:sz w:val="56"/>
                            <w:szCs w:val="56"/>
                          </w:rPr>
                          <w:t xml:space="preserve">HAPPY </w:t>
                        </w:r>
                      </w:ins>
                      <w:ins w:id="28" w:author="vampair07@outlook.com" w:date="2023-12-13T16:16:00Z">
                        <w:r w:rsidRPr="0066421B">
                          <w:rPr>
                            <w:rFonts w:ascii="Algerian" w:hAnsi="Algerian"/>
                            <w:color w:val="C00000"/>
                            <w:sz w:val="56"/>
                            <w:szCs w:val="56"/>
                          </w:rPr>
                          <w:t>NEW YEAR</w:t>
                        </w:r>
                      </w:ins>
                    </w:p>
                    <w:p w14:paraId="0310B99A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 xml:space="preserve">    Lovely thoughts</w:t>
                      </w:r>
                    </w:p>
                    <w:p w14:paraId="3A5992E5" w14:textId="3E0B4CD7" w:rsidR="00431A9B" w:rsidRDefault="005331E2" w:rsidP="005331E2">
                      <w:pPr>
                        <w:jc w:val="center"/>
                        <w:rPr>
                          <w:ins w:id="29" w:author="vampair07@outlook.com" w:date="2023-12-13T16:26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 xml:space="preserve">    </w:t>
                      </w:r>
                      <w:ins w:id="30" w:author="vampair07@outlook.com" w:date="2023-12-13T16:31:00Z">
                        <w:r w:rsidR="007E5A07">
                          <w:rPr>
                            <w:rFonts w:ascii="Angsana New" w:hAnsi="Angsana New" w:cs="Angsana New"/>
                            <w:noProof/>
                            <w:color w:val="FFC000" w:themeColor="accent4"/>
                            <w:sz w:val="56"/>
                            <w:szCs w:val="56"/>
                          </w:rPr>
                          <w:drawing>
                            <wp:inline distT="0" distB="0" distL="0" distR="0" wp14:anchorId="528F9D16" wp14:editId="661BC663">
                              <wp:extent cx="2571750" cy="990600"/>
                              <wp:effectExtent l="0" t="0" r="0" b="0"/>
                              <wp:docPr id="229068694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9068694" name="Picture 229068694"/>
                                      <pic:cNvPicPr/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837473B0-CC2E-450A-ABE3-18F120FF3D39}">
                                            <a1611:picAttrSrcUrl xmlns:a1611="http://schemas.microsoft.com/office/drawing/2016/11/main" r:id="rId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71750" cy="990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ins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 xml:space="preserve">                              </w:t>
                      </w:r>
                    </w:p>
                    <w:p w14:paraId="7402B3D3" w14:textId="77777777" w:rsidR="005331E2" w:rsidRDefault="005331E2" w:rsidP="00431A9B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>One glass water,</w:t>
                      </w:r>
                    </w:p>
                    <w:p w14:paraId="0A1348EB" w14:textId="4B62C84D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 xml:space="preserve">Two glass </w:t>
                      </w:r>
                      <w:proofErr w:type="gramStart"/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>bear</w:t>
                      </w:r>
                      <w:proofErr w:type="gramEnd"/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>,</w:t>
                      </w:r>
                    </w:p>
                    <w:p w14:paraId="268E26B5" w14:textId="214BB359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>Oh….! My dear,</w:t>
                      </w:r>
                    </w:p>
                    <w:p w14:paraId="1081BF3B" w14:textId="7AE0E1DE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>Wise you happy new year…!</w:t>
                      </w:r>
                    </w:p>
                    <w:p w14:paraId="2048EE3E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7E412425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191F8D20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>Bear,</w:t>
                      </w:r>
                    </w:p>
                    <w:p w14:paraId="5E68F397" w14:textId="2F884082" w:rsidR="000404A8" w:rsidRDefault="005331E2" w:rsidP="005331E2">
                      <w:pPr>
                        <w:rPr>
                          <w:ins w:id="31" w:author="vampair07@outlook.com" w:date="2023-12-13T16:27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r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  <w:t xml:space="preserve">     </w:t>
                      </w:r>
                    </w:p>
                    <w:p w14:paraId="6AF28DB8" w14:textId="15D8819B" w:rsidR="000404A8" w:rsidRDefault="000404A8" w:rsidP="00431A9B">
                      <w:pPr>
                        <w:jc w:val="center"/>
                        <w:rPr>
                          <w:ins w:id="32" w:author="vampair07@outlook.com" w:date="2023-12-13T16:27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ins w:id="33" w:author="vampair07@outlook.com" w:date="2023-12-13T16:27:00Z"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 xml:space="preserve">Two glass </w:t>
                        </w:r>
                        <w:proofErr w:type="gramStart"/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>bear</w:t>
                        </w:r>
                        <w:proofErr w:type="gramEnd"/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>,</w:t>
                        </w:r>
                      </w:ins>
                    </w:p>
                    <w:p w14:paraId="3E4A1184" w14:textId="77777777" w:rsidR="005331E2" w:rsidRDefault="000404A8" w:rsidP="00431A9B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ins w:id="34" w:author="vampair07@outlook.com" w:date="2023-12-13T16:27:00Z"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>Oh…! My dear</w:t>
                        </w:r>
                      </w:ins>
                    </w:p>
                    <w:p w14:paraId="446C08FF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2AE99353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5E4C4EC0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2A611309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745E3BF5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667B5827" w14:textId="77777777" w:rsidR="005331E2" w:rsidRDefault="005331E2" w:rsidP="005331E2">
                      <w:pPr>
                        <w:jc w:val="center"/>
                        <w:rPr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76F2F124" w14:textId="2505B19B" w:rsidR="000404A8" w:rsidRDefault="000404A8" w:rsidP="005331E2">
                      <w:pPr>
                        <w:jc w:val="center"/>
                        <w:rPr>
                          <w:ins w:id="35" w:author="vampair07@outlook.com" w:date="2023-12-13T16:28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ins w:id="36" w:author="vampair07@outlook.com" w:date="2023-12-13T16:28:00Z"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>,</w:t>
                        </w:r>
                      </w:ins>
                    </w:p>
                    <w:p w14:paraId="3B50508C" w14:textId="2F287CE7" w:rsidR="000404A8" w:rsidRDefault="000404A8" w:rsidP="00431A9B">
                      <w:pPr>
                        <w:jc w:val="center"/>
                        <w:rPr>
                          <w:ins w:id="37" w:author="vampair07@outlook.com" w:date="2023-12-13T16:28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  <w:ins w:id="38" w:author="vampair07@outlook.com" w:date="2023-12-13T16:28:00Z"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 xml:space="preserve">Wise </w:t>
                        </w:r>
                        <w:proofErr w:type="gramStart"/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>you</w:t>
                        </w:r>
                        <w:proofErr w:type="gramEnd"/>
                        <w:r>
                          <w:rPr>
                            <w:rFonts w:ascii="Angsana New" w:hAnsi="Angsana New" w:cs="Angsana New"/>
                            <w:color w:val="FFD966" w:themeColor="accent4" w:themeTint="99"/>
                            <w:sz w:val="56"/>
                            <w:szCs w:val="56"/>
                          </w:rPr>
                          <w:t xml:space="preserve"> happy new year</w:t>
                        </w:r>
                      </w:ins>
                    </w:p>
                    <w:p w14:paraId="0F724848" w14:textId="77777777" w:rsidR="000404A8" w:rsidRDefault="000404A8" w:rsidP="00431A9B">
                      <w:pPr>
                        <w:jc w:val="center"/>
                        <w:rPr>
                          <w:ins w:id="39" w:author="vampair07@outlook.com" w:date="2023-12-13T16:26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07CFD1D1" w14:textId="77777777" w:rsidR="000404A8" w:rsidRDefault="000404A8" w:rsidP="00431A9B">
                      <w:pPr>
                        <w:jc w:val="center"/>
                        <w:rPr>
                          <w:ins w:id="40" w:author="vampair07@outlook.com" w:date="2023-12-13T16:26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</w:rPr>
                      </w:pPr>
                    </w:p>
                    <w:p w14:paraId="7051EA34" w14:textId="5BE4E9AD" w:rsidR="000404A8" w:rsidRPr="000404A8" w:rsidRDefault="000404A8" w:rsidP="00431A9B">
                      <w:pPr>
                        <w:jc w:val="center"/>
                        <w:rPr>
                          <w:ins w:id="41" w:author="vampair07@outlook.com" w:date="2023-12-13T16:20:00Z"/>
                          <w:rFonts w:ascii="Angsana New" w:hAnsi="Angsana New" w:cs="Angsana New"/>
                          <w:color w:val="FFD966" w:themeColor="accent4" w:themeTint="99"/>
                          <w:sz w:val="56"/>
                          <w:szCs w:val="56"/>
                          <w:rPrChange w:id="42" w:author="vampair07@outlook.com" w:date="2023-12-13T16:24:00Z">
                            <w:rPr>
                              <w:ins w:id="43" w:author="vampair07@outlook.com" w:date="2023-12-13T16:20:00Z"/>
                              <w:sz w:val="56"/>
                              <w:szCs w:val="56"/>
                            </w:rPr>
                          </w:rPrChange>
                        </w:rPr>
                      </w:pPr>
                    </w:p>
                    <w:p w14:paraId="2C354E0E" w14:textId="77777777" w:rsidR="00431A9B" w:rsidRDefault="00431A9B" w:rsidP="00431A9B">
                      <w:pPr>
                        <w:jc w:val="center"/>
                        <w:rPr>
                          <w:ins w:id="44" w:author="vampair07@outlook.com" w:date="2023-12-13T16:20:00Z"/>
                          <w:sz w:val="56"/>
                          <w:szCs w:val="56"/>
                        </w:rPr>
                      </w:pPr>
                    </w:p>
                    <w:p w14:paraId="27971431" w14:textId="77777777" w:rsidR="00431A9B" w:rsidRDefault="00431A9B" w:rsidP="00431A9B">
                      <w:pPr>
                        <w:jc w:val="center"/>
                        <w:rPr>
                          <w:ins w:id="45" w:author="vampair07@outlook.com" w:date="2023-12-13T16:20:00Z"/>
                          <w:sz w:val="56"/>
                          <w:szCs w:val="56"/>
                        </w:rPr>
                      </w:pPr>
                    </w:p>
                    <w:p w14:paraId="1C586171" w14:textId="77777777" w:rsidR="00431A9B" w:rsidRDefault="00431A9B" w:rsidP="00431A9B">
                      <w:pPr>
                        <w:jc w:val="center"/>
                        <w:rPr>
                          <w:ins w:id="46" w:author="vampair07@outlook.com" w:date="2023-12-13T16:20:00Z"/>
                          <w:sz w:val="56"/>
                          <w:szCs w:val="56"/>
                        </w:rPr>
                      </w:pPr>
                    </w:p>
                    <w:p w14:paraId="6D292422" w14:textId="77777777" w:rsidR="00431A9B" w:rsidRDefault="00431A9B" w:rsidP="00431A9B">
                      <w:pPr>
                        <w:jc w:val="center"/>
                        <w:rPr>
                          <w:ins w:id="47" w:author="vampair07@outlook.com" w:date="2023-12-13T16:20:00Z"/>
                          <w:sz w:val="56"/>
                          <w:szCs w:val="56"/>
                        </w:rPr>
                      </w:pPr>
                    </w:p>
                    <w:p w14:paraId="25C877C1" w14:textId="77777777" w:rsidR="00431A9B" w:rsidRDefault="00431A9B" w:rsidP="00431A9B">
                      <w:pPr>
                        <w:jc w:val="center"/>
                        <w:rPr>
                          <w:ins w:id="48" w:author="vampair07@outlook.com" w:date="2023-12-13T16:20:00Z"/>
                          <w:sz w:val="56"/>
                          <w:szCs w:val="56"/>
                        </w:rPr>
                      </w:pPr>
                    </w:p>
                    <w:p w14:paraId="3FA49CF8" w14:textId="77777777" w:rsidR="00431A9B" w:rsidRDefault="00431A9B" w:rsidP="00431A9B">
                      <w:pPr>
                        <w:jc w:val="center"/>
                        <w:rPr>
                          <w:ins w:id="49" w:author="vampair07@outlook.com" w:date="2023-12-13T16:20:00Z"/>
                          <w:sz w:val="56"/>
                          <w:szCs w:val="56"/>
                        </w:rPr>
                      </w:pPr>
                    </w:p>
                    <w:p w14:paraId="1E465422" w14:textId="77777777" w:rsidR="00431A9B" w:rsidRPr="00431A9B" w:rsidRDefault="00431A9B">
                      <w:pPr>
                        <w:jc w:val="center"/>
                        <w:rPr>
                          <w:sz w:val="56"/>
                          <w:szCs w:val="56"/>
                          <w:rPrChange w:id="50" w:author="vampair07@outlook.com" w:date="2023-12-13T16:17:00Z">
                            <w:rPr/>
                          </w:rPrChange>
                        </w:rPr>
                        <w:pPrChange w:id="51" w:author="vampair07@outlook.com" w:date="2023-12-13T16:16:00Z">
                          <w:pPr/>
                        </w:pPrChange>
                      </w:pPr>
                    </w:p>
                  </w:txbxContent>
                </v:textbox>
              </v:rect>
            </w:pict>
          </mc:Fallback>
        </mc:AlternateContent>
      </w:r>
      <w:ins w:id="52" w:author="vampair07@outlook.com" w:date="2023-12-13T16:34:00Z">
        <w:r w:rsidR="005331E2">
          <w:rPr>
            <w:color w:val="000000" w:themeColor="text1"/>
          </w:rPr>
          <w:t xml:space="preserve"> </w:t>
        </w:r>
      </w:ins>
    </w:p>
    <w:sectPr w:rsidR="00431A9B" w:rsidRPr="00431A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mpair07@outlook.com">
    <w15:presenceInfo w15:providerId="Windows Live" w15:userId="8b543e10dedc7c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9B"/>
    <w:rsid w:val="000404A8"/>
    <w:rsid w:val="00431A9B"/>
    <w:rsid w:val="005331E2"/>
    <w:rsid w:val="0066421B"/>
    <w:rsid w:val="007E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3D05"/>
  <w15:chartTrackingRefBased/>
  <w15:docId w15:val="{0A079330-3EA8-47EC-BCCF-94F5994B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A9B"/>
  </w:style>
  <w:style w:type="paragraph" w:styleId="Heading1">
    <w:name w:val="heading 1"/>
    <w:basedOn w:val="Normal"/>
    <w:next w:val="Normal"/>
    <w:link w:val="Heading1Char"/>
    <w:uiPriority w:val="9"/>
    <w:qFormat/>
    <w:rsid w:val="00431A9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A9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A9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A9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A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A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A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A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31A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1A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1A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A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A9B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31A9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A9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A9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A9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A9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A9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A9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A9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A9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1A9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31A9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31A9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A9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31A9B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31A9B"/>
    <w:rPr>
      <w:b/>
      <w:bCs/>
    </w:rPr>
  </w:style>
  <w:style w:type="character" w:styleId="Emphasis">
    <w:name w:val="Emphasis"/>
    <w:basedOn w:val="DefaultParagraphFont"/>
    <w:uiPriority w:val="20"/>
    <w:qFormat/>
    <w:rsid w:val="00431A9B"/>
    <w:rPr>
      <w:i/>
      <w:iCs/>
      <w:color w:val="70AD47" w:themeColor="accent6"/>
    </w:rPr>
  </w:style>
  <w:style w:type="paragraph" w:styleId="NoSpacing">
    <w:name w:val="No Spacing"/>
    <w:uiPriority w:val="1"/>
    <w:qFormat/>
    <w:rsid w:val="00431A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31A9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31A9B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A9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A9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31A9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31A9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31A9B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31A9B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431A9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1A9B"/>
    <w:pPr>
      <w:outlineLvl w:val="9"/>
    </w:pPr>
  </w:style>
  <w:style w:type="paragraph" w:styleId="Revision">
    <w:name w:val="Revision"/>
    <w:hidden/>
    <w:uiPriority w:val="99"/>
    <w:semiHidden/>
    <w:rsid w:val="00431A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hristmasstockimages.com/free/new_year/slides/happy_new_year_color.ht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vampair07@outlook.com</dc:creator>
  <cp:keywords/>
  <dc:description/>
  <cp:lastModifiedBy>vampair07@outlook.com</cp:lastModifiedBy>
  <cp:revision>4</cp:revision>
  <dcterms:created xsi:type="dcterms:W3CDTF">2023-12-13T11:15:00Z</dcterms:created>
  <dcterms:modified xsi:type="dcterms:W3CDTF">2023-12-14T10:36:00Z</dcterms:modified>
</cp:coreProperties>
</file>